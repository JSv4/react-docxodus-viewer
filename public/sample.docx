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pt="http://powertools.codeplex.com/2011" xmlns:r="http://schemas.openxmlformats.org/officeDocument/2006/relationships" mc:Ignorable="pt">
  <w:body>
    <w:p>
      <w:pPr>
        <w:pStyle w:val="Eyebrow"/>
      </w:pPr>
      <w:r>
        <w:rPr/>
        <w:t xml:space="preserve">STUDIO NOTES     /     NO. 001</w:t>
      </w:r>
    </w:p>
    <w:p>
      <w:pPr>
        <w:pStyle w:val="Title"/>
      </w:pPr>
      <w:r>
        <w:rPr/>
        <w:t xml:space="preserve">Good work takes shape.</w:t>
      </w:r>
    </w:p>
    <w:p>
      <w:pPr>
        <w:pStyle w:val="Subtitle"/>
      </w:pPr>
      <w:r>
        <w:rPr/>
        <w:t xml:space="preserve">The launch brief  ·  September 2026</w:t>
      </w:r>
    </w:p>
    <w:p>
      <w:pPr>
        <w:pStyle w:val="Heading1"/>
      </w:pPr>
      <w:r>
        <w:rPr/>
        <w:t xml:space="preserve">01   A shared direction</w:t>
      </w:r>
    </w:p>
    <w:p>
      <w:pPr>
        <w:pStyle w:val="Normal"/>
      </w:pPr>
      <w:r>
        <w:rPr/>
        <w:t xml:space="preserve">Build a quieter place for important work. A document should carry the idea, the conversation, and a clear path to the next decision.</w:t>
      </w:r>
    </w:p>
    <w:p>
      <w:pPr>
        <w:pStyle w:val="Normal"/>
      </w:pPr>
      <w:r>
        <w:rPr/>
        <w:t xml:space="preserve">The goal is </w:t>
      </w:r>
      <w:del w:id="1" w:author="Maya" w:date="2026-09-12T09:00:00Z">
        <w:r>
          <w:delText>another draft.</w:delText>
        </w:r>
      </w:del>
      <w:ins w:id="2" w:author="Maya" w:date="2026-09-12T09:00:00Z">
        <w:r>
          <w:rPr/>
          <w:t xml:space="preserve">a shared direction.</w:t>
        </w:r>
      </w:ins>
    </w:p>
    <w:p>
      <w:pPr>
        <w:pStyle w:val="Heading1"/>
      </w:pPr>
      <w:r>
        <w:rPr/>
        <w:t xml:space="preserve">02   The details that matter</w:t>
      </w:r>
    </w:p>
    <w:p>
      <w:pPr>
        <w:pStyle w:val="Normal"/>
      </w:pPr>
      <w:r>
        <w:rPr/>
        <w:t xml:space="preserve">Keep the review close to the writing. Comments belong with their paragraphs; revisions should tell a story; earlier versions should always be within reach.</w:t>
      </w:r>
    </w:p>
    <w:p>
      <w:pPr>
        <w:pStyle w:val="Normal"/>
      </w:pPr>
      <w:commentRangeStart w:id="0"/>
      <w:r>
        <w:rPr/>
        <w:t xml:space="preserve">Give every reviewer a clear next step before the final handoff.</w:t>
      </w:r>
      <w:commentRangeEnd w:id="0"/>
      <w:r>
        <w:commentReference w:id="0"/>
      </w:r>
    </w:p>
    <w:p>
      <w:pPr>
        <w:pStyle w:val="Heading1"/>
      </w:pPr>
      <w:r>
        <w:rPr/>
        <w:t xml:space="preserve">03   From a draft to a decision</w:t>
      </w:r>
    </w:p>
    <w:tbl>
      <w:tblPr>
        <w:tblW w:w="0" w:type="auto"/>
        <w:tblBorders>
          <w:top w:val="single" w:sz="4" w:color="DFE5D8"/>
          <w:bottom w:val="single" w:sz="4" w:color="DFE5D8"/>
          <w:insideH w:val="single" w:sz="4" w:color="E8EDE3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500"/>
      </w:tblGrid>
      <w:tr>
        <w:tc>
          <w:tcPr>
            <w:tcW w:w="2500" w:type="dxa"/>
            <w:shd w:val="clear" w:fill="F2F5ED"/>
          </w:tcPr>
          <w:p>
            <w:pPr>
              <w:pStyle w:val="TableHeading"/>
            </w:pPr>
            <w:r>
              <w:rPr/>
              <w:t xml:space="preserve">MOMENT</w:t>
            </w:r>
          </w:p>
        </w:tc>
        <w:tc>
          <w:tcPr>
            <w:tcW w:w="6500" w:type="dxa"/>
            <w:shd w:val="clear" w:fill="F2F5ED"/>
          </w:tcPr>
          <w:p>
            <w:pPr>
              <w:pStyle w:val="TableHeading"/>
            </w:pPr>
            <w:r>
              <w:rPr/>
              <w:t xml:space="preserve">WHAT HAPPENS NEXT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rPr/>
              <w:t xml:space="preserve">First review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rPr/>
              <w:t xml:space="preserve">Discuss the language and resolve open questions.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rPr/>
              <w:t xml:space="preserve">A new direction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rPr/>
              <w:t xml:space="preserve">Save a checkpoint before exploring another version.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rPr/>
              <w:t xml:space="preserve">The handoff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rPr/>
              <w:t xml:space="preserve">Verify the document, then export the approved copy.</w:t>
            </w:r>
          </w:p>
        </w:tc>
      </w:tr>
    </w:tbl>
    <w:p>
      <w:pPr>
        <w:pStyle w:val="Closing"/>
      </w:pPr>
      <w:r>
        <w:rPr/>
        <w:t xml:space="preserve">Make room for the next good idea.</w:t>
      </w:r>
    </w:p>
    <w:sectPr>
      <w:footerReference w:type="default" r:id="rFooter"/>
      <w:pgSz w:w="12240" w:h="15840"/>
      <w:pgMar w:top="1080" w:right="1260" w:bottom="1080" w:left="1260" w:header="500" w:footer="500"/>
    </w:sectPr>
  </w:body>
</w:document>
</file>

<file path=word/comments.xml><?xml version="1.0" encoding="utf-8"?>
<w:comments xmlns:w="http://schemas.openxmlformats.org/wordprocessingml/2006/main" xmlns:mc="http://schemas.openxmlformats.org/markup-compatibility/2006" xmlns:pt="http://powertools.codeplex.com/2011" mc:Ignorable="pt">
  <w:comment w:id="0" w:author="Maya" w:initials="M" w:date="2026-09-12T09:00:00Z">
    <w:p>
      <w:pPr>
        <w:pStyle w:val="Normal"/>
      </w:pPr>
      <w:r>
        <w:rPr/>
        <w:t xml:space="preserve">Let’s make the next step clear. Could we include the offline HTML copy in the handoff?</w:t>
      </w:r>
    </w:p>
  </w:comment>
</w:comments>
</file>

<file path=word/footer1.xml><?xml version="1.0" encoding="utf-8"?>
<w:ftr xmlns:w="http://schemas.openxmlformats.org/wordprocessingml/2006/main" xmlns:mc="http://schemas.openxmlformats.org/markup-compatibility/2006" xmlns:pt="http://powertools.codeplex.com/2011" mc:Ignorable="pt">
  <w:p>
    <w:pPr>
      <w:jc w:val="left"/>
    </w:pPr>
    <w:r>
      <w:rPr>
        <w:color w:val="93A083"/>
        <w:sz w:val="14"/>
      </w:rPr>
      <w:t xml:space="preserve">DOCXODUS STUDIO   /   SAMPLE DOCUMENT</w:t>
    </w:r>
  </w:p>
</w:ftr>
</file>

<file path=word/styles.xml><?xml version="1.0" encoding="utf-8"?>
<w:styles xmlns:w="http://schemas.openxmlformats.org/wordprocessingml/2006/main" xmlns:mc="http://schemas.openxmlformats.org/markup-compatibility/2006" xmlns:pt="http://powertools.codeplex.com/2011" mc:Ignorable="pt">
  <w:docDefaults>
    <w:rPrDefault>
      <w:rPr>
        <w:rFonts w:ascii="Calibri" w:hAnsi="Calibri"/>
        <w:color w:val="424B3A"/>
        <w:sz w:val="21"/>
      </w:rPr>
    </w:rPrDefault>
    <w:pPrDefault>
      <w:pPr>
        <w:spacing w:after="160" w:line="300" w:lineRule="auto"/>
      </w:pPr>
    </w:pPrDefault>
  </w:docDefaults>
  <w:style w:type="paragraph" w:styleId="Normal" w:default="1">
    <w:name w:val="Normal"/>
    <w:pPr/>
    <w:rPr/>
  </w:style>
  <w:style w:type="paragraph" w:styleId="Title">
    <w:name w:val="Title"/>
    <w:basedOn w:val="Normal"/>
    <w:pPr>
      <w:keepNext/>
      <w:spacing w:before="180" w:after="160"/>
    </w:pPr>
    <w:rPr>
      <w:rFonts w:ascii="Georgia" w:hAnsi="Georgia"/>
      <w:color w:val="34432C"/>
      <w:sz w:val="65"/>
    </w:rPr>
  </w:style>
  <w:style w:type="paragraph" w:styleId="Eyebrow">
    <w:name w:val="Eyebrow"/>
    <w:basedOn w:val="Normal"/>
    <w:pPr>
      <w:spacing w:after="60"/>
    </w:pPr>
    <w:rPr>
      <w:color w:val="889874"/>
      <w:spacing w:val="22"/>
      <w:sz w:val="15"/>
    </w:rPr>
  </w:style>
  <w:style w:type="paragraph" w:styleId="Subtitle">
    <w:name w:val="Subtitle"/>
    <w:basedOn w:val="Normal"/>
    <w:pPr>
      <w:pBdr>
        <w:bottom w:val="single" w:sz="4" w:space="15" w:color="DAE2D0"/>
      </w:pBdr>
      <w:spacing w:after="370"/>
    </w:pPr>
    <w:rPr>
      <w:color w:val="889579"/>
      <w:sz w:val="19"/>
    </w:rPr>
  </w:style>
  <w:style w:type="paragraph" w:styleId="Heading1">
    <w:name w:val="Heading 1"/>
    <w:basedOn w:val="Normal"/>
    <w:pPr>
      <w:keepNext/>
      <w:spacing w:before="230" w:after="130"/>
      <w:outlineLvl w:val="0"/>
    </w:pPr>
    <w:rPr>
      <w:b/>
      <w:color w:val="4A623B"/>
      <w:sz w:val="22"/>
    </w:rPr>
  </w:style>
  <w:style w:type="paragraph" w:styleId="TableHeading">
    <w:name w:val="Table heading"/>
    <w:basedOn w:val="Normal"/>
    <w:pPr>
      <w:spacing w:after="0"/>
    </w:pPr>
    <w:rPr>
      <w:b/>
      <w:color w:val="758965"/>
      <w:sz w:val="15"/>
    </w:rPr>
  </w:style>
  <w:style w:type="paragraph" w:styleId="TableText">
    <w:name w:val="Table text"/>
    <w:basedOn w:val="Normal"/>
    <w:pPr>
      <w:spacing w:after="0"/>
    </w:pPr>
    <w:rPr>
      <w:sz w:val="18"/>
    </w:rPr>
  </w:style>
  <w:style w:type="paragraph" w:styleId="Closing">
    <w:name w:val="Closing"/>
    <w:basedOn w:val="Normal"/>
    <w:pPr>
      <w:spacing w:before="240"/>
    </w:pPr>
    <w:rPr>
      <w:rFonts w:ascii="Georgia" w:hAnsi="Georgia"/>
      <w:i/>
      <w:color w:val="7C9268"/>
      <w:sz w:val="23"/>
    </w:rPr>
  </w:style>
</w:styles>
</file>

<file path=word/_rels/document.xml.rels><?xml version="1.0" encoding="UTF-8"?><Relationships xmlns="http://schemas.openxmlformats.org/package/2006/relationships"><Relationship Id="rStyles" Type="http://schemas.openxmlformats.org/officeDocument/2006/relationships/styles" Target="styles.xml"/><Relationship Id="rComments" Type="http://schemas.openxmlformats.org/officeDocument/2006/relationships/comments" Target="comments.xml"/><Relationship Id="rFooter" Type="http://schemas.openxmlformats.org/officeDocument/2006/relationships/footer" Target="footer1.xml"/></Relationships>
</file>